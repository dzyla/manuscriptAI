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</w:rPr>
        <w:t xml:space="preserve">Mitochondrial Stress Signalling in Muscle</w:t>
      </w:r>
    </w:p>
    <w:p>
      <w:r>
        <w:rPr>
          <w:b/>
        </w:rPr>
        <w:t xml:space="preserve">Specific Aims</w:t>
      </w:r>
    </w:p>
    <w:p>
      <w:r>
        <w:t xml:space="preserve">Skeletal muscle loses mass with age, and the stress responses that protect it are poorly understood. We propose to define how these responses are coordinated across tissues and over time.</w:t>
      </w:r>
    </w:p>
    <w:p>
      <w:r>
        <w:rPr>
          <w:b/>
        </w:rPr>
        <w:t xml:space="preserve">A. Significance</w:t>
      </w:r>
    </w:p>
    <w:p>
      <w:r>
        <w:t xml:space="preserve">Muscle decline is a leading cause of frailty. Understanding its drivers will change how it is treated.</w:t>
      </w:r>
    </w:p>
    <w:p>
      <w:r>
        <w:rPr>
          <w:b/>
        </w:rPr>
        <w:t xml:space="preserve">Aim 1: Define the mechanism</w:t>
      </w:r>
    </w:p>
    <w:p>
      <w:r>
        <w:t xml:space="preserve">We will map the signalling pathway in cultured myotubes and in mice.</w:t>
      </w:r>
    </w:p>
    <w:p>
      <w:r>
        <w:rPr>
          <w:b/>
        </w:rPr>
        <w:t xml:space="preserve">Approach</w:t>
      </w:r>
      <w:r>
        <w:t xml:space="preserve"> We will use a combination of imaging, proteomics and genetics to test each prediction in turn.</w:t>
      </w:r>
    </w:p>
    <w:p>
      <w:r>
        <w:t xml:space="preserve">Earlier work established the basis. </w:t>
      </w:r>
      <w:r>
        <w:rPr>
          <w:b/>
        </w:rPr>
        <w:t xml:space="preserve">Thrombin cleaves the receptor within seconds.</w:t>
      </w:r>
      <w:r>
        <w:t xml:space="preserve"> This motivates the present proposal.</w:t>
      </w:r>
    </w:p>
    <w:p>
      <w:r>
        <w:rPr>
          <w:b/>
        </w:rPr>
        <w:t xml:space="preserve">Vertebrate Animals</w:t>
      </w:r>
      <w:r>
        <w:t xml:space="preserve"> </w:t>
      </w:r>
    </w:p>
    <w:p>
      <w:r>
        <w:t xml:space="preserve">All procedures follow institutional guidelines and have been approved by the committee.</w:t>
      </w:r>
    </w:p>
    <w:p>
      <w:r>
        <w:rPr>
          <w:b/>
        </w:rPr>
        <w:t xml:space="preserve">The overall objective of this application is to determine how stress signalling remodels muscle</w:t>
      </w:r>
    </w:p>
    <w:p>
      <w:r>
        <w:t xml:space="preserve">The remainder of this paragraph is ordinary body text that follows the long bold line.</w:t>
      </w:r>
    </w:p>
    <w:p>
      <w:r>
        <w:rPr>
          <w:b/>
        </w:rPr>
        <w:t xml:space="preserve">Figure 1</w:t>
      </w:r>
    </w:p>
    <w:p>
      <w:r>
        <w:t xml:space="preserve">A schematic of the pathway is shown above.</w:t>
      </w:r>
    </w:p>
    <w:p>
      <w:r>
        <w:rPr>
          <w:sz w:val="40"/>
        </w:rPr>
        <w:t xml:space="preserve">Timeline of Experiments</w:t>
      </w:r>
    </w:p>
    <w:p>
      <w:r>
        <w:t xml:space="preserve">Year one covers the cell work; year two covers the animal work.</w:t>
      </w:r>
    </w:p>
    <w:p>
      <w:r>
        <w:br w:type="page"/>
      </w:r>
      <w:r>
        <w:rPr>
          <w:b/>
        </w:rPr>
        <w:t xml:space="preserve">Results</w:t>
      </w:r>
    </w:p>
    <w:p>
      <w:r>
        <w:t xml:space="preserve">Knockdown reduced the response by half in every line tested.</w:t>
      </w:r>
    </w:p>
    <w:p>
      <w:bookmarkStart w:id="1" w:name="_Ref1"/>
      <w:r>
        <w:rPr>
          <w:b/>
        </w:rPr>
        <w:t xml:space="preserve">Discussion</w:t>
      </w:r>
      <w:bookmarkEnd w:id="1"/>
    </w:p>
    <w:p>
      <w:r>
        <w:t xml:space="preserve">These data suggest a conserved mechanism that deserves further study.</w:t>
      </w:r>
    </w:p>
    <w:p>
      <w:commentRangeStart w:id="5"/>
      <w:r>
        <w:rPr>
          <w:b/>
        </w:rPr>
        <w:t xml:space="preserve">Innovation</w:t>
      </w:r>
      <w:commentRangeEnd w:id="5"/>
      <w:r>
        <w:commentReference w:id="5"/>
      </w:r>
    </w:p>
    <w:p>
      <w:r>
        <w:t xml:space="preserve">The approach combines two methods that have not been used together before.</w:t>
      </w:r>
    </w:p>
    <w:p>
      <w:r>
        <w:rPr>
          <w:b/>
        </w:rPr>
        <w:t xml:space="preserve">Conclusion</w:t>
      </w:r>
      <w:ins w:id="9" w:author="Reviewer" w:date="2026-01-01T00:00:00Z">
        <w:r>
          <w:t xml:space="preserve"> and outlook</w:t>
        </w:r>
      </w:ins>
    </w:p>
    <w:p>
      <w:r>
        <w:t xml:space="preserve">We conclude that the pathway is required for maintenance of muscle.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outlineLvl w:val="0"/>
    </w:pPr>
    <w:rPr>
      <w:b/>
      <w:sz w:val="32"/>
    </w:rPr>
  </w:style>
  <w:style w:type="paragraph" w:styleId="Heading2">
    <w:name w:val="heading 2"/>
    <w:basedOn w:val="Normal"/>
    <w:next w:val="Normal"/>
    <w:pPr>
      <w:outlineLvl w:val="1"/>
    </w:pPr>
    <w:rPr>
      <w:b/>
      <w:sz w:val="26"/>
    </w:rPr>
  </w:style>
  <w:style w:type="paragraph" w:styleId="Caption">
    <w:name w:val="caption"/>
    <w:basedOn w:val="Normal"/>
    <w:rPr>
      <w:i/>
      <w:sz w:val="18"/>
    </w:rPr>
  </w:style>
  <w:style w:type="character" w:styleId="Emphasis">
    <w:name w:val="Emphasis"/>
    <w:rPr>
      <w:i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hyperlink" Target="https://example.org/paper" TargetMode="External"/><Relationship Id="rId11" Type="http://schemas.openxmlformats.org/officeDocument/2006/relationships/hyperlink" Target="mailto:author@example.org" TargetMode="External"/><Relationship Id="rId12" Type="http://schemas.openxmlformats.org/officeDocument/2006/relationships/hyperlink" Target="file:///etc/passwd" TargetMode="External"/><Relationship Id="rId13" Type="http://schemas.openxmlformats.org/officeDocument/2006/relationships/hyperlink" Target="javascript:alert(1)" TargetMode="External"/><Relationship Id="rId14" Type="http://schemas.openxmlformats.org/officeDocument/2006/relationships/hyperlink" Target="media/note.txt"/></Relationships>
</file>