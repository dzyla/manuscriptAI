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Heading1"/>
      </w:pPr>
      <w:r>
        <w:t xml:space="preserve">Aims Overview</w:t>
      </w:r>
    </w:p>
    <w:p>
      <w:pPr>
        <w:pStyle w:val="Heading2"/>
      </w:pPr>
      <w:r>
        <w:t xml:space="preserve">Background Section</w:t>
      </w:r>
    </w:p>
    <w:p>
      <w:pPr>
        <w:pStyle w:val="Normal"/>
      </w:pPr>
      <w:r>
        <w:t xml:space="preserve">Plain </w:t>
      </w:r>
      <w:r>
        <w:rPr>
          <w:b/>
        </w:rPr>
        <w:t xml:space="preserve">boldword</w:t>
      </w:r>
      <w:r>
        <w:t xml:space="preserve"> </w:t>
      </w:r>
      <w:r>
        <w:rPr>
          <w:i/>
        </w:rPr>
        <w:t xml:space="preserve">italicword</w:t>
      </w:r>
      <w:r>
        <w:t xml:space="preserve"> </w:t>
      </w:r>
      <w:r>
        <w:rPr>
          <w:u w:val="single"/>
        </w:rPr>
        <w:t xml:space="preserve">underlineword</w:t>
      </w:r>
      <w:r>
        <w:t xml:space="preserve"> </w:t>
      </w:r>
      <w:r>
        <w:rPr>
          <w:strike/>
        </w:rPr>
        <w:t xml:space="preserve">strikeword</w:t>
      </w:r>
      <w:r>
        <w:t xml:space="preserve"> </w:t>
      </w:r>
      <w:r>
        <w:rPr>
          <w:b w:val="0"/>
          <w:u w:val="none"/>
        </w:rPr>
        <w:t xml:space="preserve">notbold</w:t>
      </w:r>
    </w:p>
    <w:p>
      <w:r>
        <w:rPr>
          <w:rFonts w:ascii="Georgia" w:hAnsi="Georgia"/>
          <w:sz w:val="28"/>
          <w:color w:val="FF0000"/>
        </w:rPr>
        <w:t xml:space="preserve">styledword</w:t>
      </w:r>
      <w:r>
        <w:t xml:space="preserve"> 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</w:p>
    <w:p>
      <w:r>
        <w:rPr>
          <w:rStyle w:val="Emphasis"/>
        </w:rPr>
        <w:t xml:space="preserve">emphaticword</w:t>
      </w:r>
      <w:r>
        <w:t xml:space="preserve"> and </w:t>
      </w:r>
      <w:r>
        <w:rPr>
          <w:highlight w:val="yellow"/>
        </w:rPr>
        <w:t xml:space="preserve">markedword</w:t>
      </w:r>
    </w:p>
    <w:p>
      <w:pPr>
        <w:pStyle w:val="Caption"/>
      </w:pPr>
      <w:r>
        <w:t xml:space="preserve">Figure 1. A caption.</w:t>
      </w:r>
    </w:p>
    <w:p>
      <w:r>
        <w:br w:type="page"/>
      </w:r>
    </w:p>
    <w:p>
      <w:r>
        <w:t xml:space="preserve">Before break </w:t>
      </w:r>
      <w:r>
        <w:br w:type="page"/>
      </w:r>
      <w:r>
        <w:t xml:space="preserve">After break</w:t>
      </w:r>
    </w:p>
    <w:p>
      <w:r>
        <w:t xml:space="preserve">Visit </w:t>
      </w:r>
      <w:hyperlink r:id="rId10">
        <w:r>
          <w:rPr>
            <w:b/>
          </w:rPr>
          <w:t xml:space="preserve">webcitation</w:t>
        </w:r>
      </w:hyperlink>
      <w:r>
        <w:t xml:space="preserve"> or </w:t>
      </w:r>
      <w:hyperlink r:id="rId11">
        <w:r>
          <w:t xml:space="preserve">mailtolink</w:t>
        </w:r>
      </w:hyperlink>
      <w:r>
        <w:t xml:space="preserve"> or </w:t>
      </w:r>
      <w:hyperlink r:id="rId12">
        <w:r>
          <w:t xml:space="preserve">filelink</w:t>
        </w:r>
      </w:hyperlink>
      <w:r>
        <w:t xml:space="preserve"> or </w:t>
      </w:r>
      <w:hyperlink r:id="rId13">
        <w:r>
          <w:t xml:space="preserve">scriptlink</w:t>
        </w:r>
      </w:hyperlink>
      <w:r>
        <w:t xml:space="preserve"> or </w:t>
      </w:r>
      <w:hyperlink w:anchor="_Toc1">
        <w:r>
          <w:t xml:space="preserve">anchorlink</w:t>
        </w:r>
      </w:hyperlink>
      <w:r>
        <w:t xml:space="preserve"> or </w:t>
      </w:r>
      <w:hyperlink r:id="rId14">
        <w:r>
          <w:t xml:space="preserve">internallink</w:t>
        </w:r>
      </w:hyperlink>
      <w:r>
        <w:t xml:space="preserve"> or </w:t>
      </w:r>
      <w:hyperlink r:id="rId99">
        <w:r>
          <w:t xml:space="preserve">danglinglink</w:t>
        </w:r>
      </w:hyperlink>
    </w:p>
    <w:p>
      <w:pPr>
        <w:jc w:val="both"/>
        <w:spacing w:before="240" w:after="120" w:line="360" w:lineRule="auto"/>
        <w:ind w:left="720" w:firstLine="360"/>
      </w:pPr>
      <w:r>
        <w:t xml:space="preserve">justified paragraph</w:t>
      </w:r>
    </w:p>
    <w:p>
      <w:pPr>
        <w:spacing w:line="280" w:lineRule="exact"/>
        <w:ind w:left="720" w:hanging="360"/>
      </w:pPr>
      <w:r>
        <w:t xml:space="preserve">hanging paragraph</w:t>
      </w:r>
    </w:p>
    <w:p>
      <w:pPr>
        <w:outlineLvl w:val="1"/>
      </w:pPr>
      <w:r>
        <w:t xml:space="preserve">outline heading</w:t>
      </w:r>
    </w:p>
    <w:p>
      <w:pPr>
        <w:keepNext/>
        <w:tabs>
          <w:tab w:val="left" w:pos="720"/>
        </w:tabs>
      </w:pPr>
      <w:r>
        <w:t xml:space="preserve">keep with next</w:t>
      </w:r>
    </w:p>
    <w:p>
      <w:smartTag w:uri="urn:schemas-microsoft-com:office:smarttags" w:element="place">
        <w:r>
          <w:t xml:space="preserve">Denver</w:t>
        </w:r>
      </w:smartTag>
      <w:r>
        <w:t xml:space="preserve"> is high.</w:t>
      </w:r>
    </w:p>
    <w:p>
      <w:r>
        <w:t xml:space="preserve">lead </w:t>
      </w:r>
      <w:r>
        <w:t>a</w:t>
        <w:tab/>
        <w:t>b</w:t>
        <w:br/>
        <w:t xml:space="preserve"> c </w:t>
        <w:noBreakHyphen/>
        <w:t>d</w:t>
      </w:r>
      <w:r>
        <w:t>   trimmed   </w:t>
      </w:r>
    </w:p>
    <w:p>
      <w:r>
        <w:t xml:space="preserve">Equation: </w:t>
      </w:r>
      <m:oMath>
        <m:r>
          <m:t>x+1</m:t>
        </m:r>
      </m:oMath>
      <w:r>
        <w:t xml:space="preserve"> after.</w:t>
      </w:r>
    </w:p>
    <w:p>
      <w:r>
        <w:t xml:space="preserve">See note</w:t>
      </w:r>
      <w:r>
        <w:rPr>
          <w:vertAlign w:val="superscript"/>
        </w:rPr>
        <w:footnoteReference w:id="2"/>
      </w:r>
      <w:r>
        <w:t xml:space="preserve"> end.</w:t>
      </w:r>
    </w:p>
    <w:p>
      <w:r>
        <w:t xml:space="preserve">Revised </w:t>
      </w:r>
      <w:ins w:id="7" w:author="Reviewer" w:date="2026-01-01T00:00:00Z">
        <w:r>
          <w:t>insertedword</w:t>
        </w:r>
      </w:ins>
      <w:r>
        <w:t xml:space="preserve"> text.</w:t>
      </w:r>
    </w:p>
    <w:p>
      <w:r>
        <w:t xml:space="preserve">Control: </w:t>
      </w:r>
      <w:sdt>
        <w:sdtPr>
          <w:tag w:val="my_control"/>
        </w:sdtPr>
        <w:sdtContent>
          <w:r>
            <w:t xml:space="preserve">controlled</w:t>
          </w:r>
        </w:sdtContent>
      </w:sdt>
    </w:p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Caption">
    <w:name w:val="caption"/>
    <w:basedOn w:val="Normal"/>
    <w:rPr>
      <w:i/>
      <w:sz w:val="18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yperlink" Target="https://example.org/paper" TargetMode="External"/><Relationship Id="rId11" Type="http://schemas.openxmlformats.org/officeDocument/2006/relationships/hyperlink" Target="mailto:author@example.org" TargetMode="External"/><Relationship Id="rId12" Type="http://schemas.openxmlformats.org/officeDocument/2006/relationships/hyperlink" Target="file:///etc/passwd" TargetMode="External"/><Relationship Id="rId13" Type="http://schemas.openxmlformats.org/officeDocument/2006/relationships/hyperlink" Target="javascript:alert(1)" TargetMode="External"/><Relationship Id="rId14" Type="http://schemas.openxmlformats.org/officeDocument/2006/relationships/hyperlink" Target="media/note.txt"/></Relationships>
</file>